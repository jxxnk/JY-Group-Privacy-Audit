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spacing w:before="0" w:after="12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5C6B73"/>
          <w:sz w:val="20"/>
          <w:szCs w:val="20"/>
        </w:rPr>
        <w:t>비교 기준은 초기 TXT다. 원문 시점은 미기재이고, Word 변환일과 정리일은 2026-10-19이다.</w:t>
      </w:r>
    </w:p>
    <w:p>
      <w:pPr>
        <w:pStyle w:val="Heading1"/>
        <w:outlineLvl w:val="0"/>
        <w:spacing w:before="200" w:after="80" w:line="276" w:lineRule="auto"/>
        <w:pBdr>
          <w:bottom w:val="single" w:sz="12" w:space="1" w:color="1B3A4B"/>
        </w:pBdr>
        <w:rPr>
          <w:rFonts w:ascii="Malgun Gothic" w:hAnsi="Malgun Gothic" w:eastAsia="Malgun Gothic" w:cs="Malgun Gothic"/>
        </w:rPr>
      </w:pPr>
      <w:del w:id="1" w:author="수행자" w:date="2026-10-19T00:20:00Z">
        <w:r>
          <w:rPr>
            <w:rFonts w:ascii="Malgun Gothic" w:hAnsi="Malgun Gothic" w:eastAsia="Malgun Gothic" w:cs="Malgun Gothic"/>
            <w:b/>
            <w:strike/>
            <w:color w:val="9B2C2C"/>
            <w:sz w:val="32"/>
            <w:szCs w:val="32"/>
          </w:rPr>
          <w:delText>가상 고객 제공자료 / 초기 상태 / 실제 회사 문서 아님</w:delText>
        </w:r>
      </w:del>
    </w:p>
    <w:p>
      <w:pPr>
        <w:pStyle w:val="Normal"/>
        <w:spacing w:before="80" w:after="160" w:line="276" w:lineRule="auto"/>
        <w:rPr>
          <w:rFonts w:ascii="Malgun Gothic" w:hAnsi="Malgun Gothic" w:eastAsia="Malgun Gothic" w:cs="Malgun Gothic"/>
        </w:rPr>
      </w:pPr>
      <w:del w:id="2" w:author="수행자" w:date="2026-10-19T00:20:00Z">
        <w:r>
          <w:rPr>
            <w:rFonts w:ascii="Malgun Gothic" w:hAnsi="Malgun Gothic" w:eastAsia="Malgun Gothic" w:cs="Malgun Gothic"/>
            <w:strike/>
            <w:color w:val="9B2C2C"/>
            <w:sz w:val="22"/>
            <w:szCs w:val="22"/>
          </w:rPr>
          <w:delText>고객 상담을 위해 이름·이메일·문의내용을 처리한다. 상담정보는 업무가 끝날 때까지 보관한다. 고객은 담당자에게 삭제를 요청할 수 있다.</w:delText>
        </w:r>
      </w:del>
    </w:p>
    <w:p>
      <w:pPr>
        <w:pStyle w:val="Heading1"/>
        <w:outlineLvl w:val="0"/>
        <w:spacing w:before="200" w:after="160" w:line="276" w:lineRule="auto"/>
        <w:pBdr>
          <w:bottom w:val="single" w:sz="12" w:space="1" w:color="1B3A4B"/>
        </w:pBdr>
        <w:rPr>
          <w:rFonts w:ascii="Malgun Gothic" w:hAnsi="Malgun Gothic" w:eastAsia="Malgun Gothic" w:cs="Malgun Gothic"/>
        </w:rPr>
      </w:pPr>
      <w:ins w:id="3" w:author="수행자" w:date="2026-10-19T00:20:00Z">
        <w:r>
          <w:rPr>
            <w:rFonts w:ascii="Malgun Gothic" w:hAnsi="Malgun Gothic" w:eastAsia="Malgun Gothic" w:cs="Malgun Gothic"/>
            <w:b/>
            <w:color w:val="1B3A4B"/>
            <w:sz w:val="32"/>
            <w:szCs w:val="32"/>
          </w:rPr>
          <w:t>JY Group 개인정보 처리방침</w:t>
        </w:r>
      </w:ins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ins w:id="4" w:author="수행자" w:date="2026-10-19T00:20:00Z">
        <w:r>
          <w:rPr>
            <w:rFonts w:ascii="Malgun Gothic" w:hAnsi="Malgun Gothic" w:eastAsia="Malgun Gothic" w:cs="Malgun Gothic"/>
            <w:b/>
            <w:color w:val="1B3A4B"/>
            <w:sz w:val="26"/>
            <w:szCs w:val="26"/>
          </w:rPr>
          <w:t>1. 처리 목적과 항목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5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상담은 상품 문의 목적에 한정한다. 처리 항목은 이름, 이메일, 문의 본문, 첨부다. 합성 자료에 주민등록번호와 민감정보는 없다. 수집 항목을 동의 하나로 묶지 않는다.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6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제한상담의 항목도 같다. 일반상담원과 외부 유지보수가 상시로 보는 대상이 아니다.</w:t>
        </w:r>
      </w:ins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commentRangeStart w:id="0"/>
      <w:ins w:id="7" w:author="수행자" w:date="2026-10-19T00:20:00Z">
        <w:r>
          <w:rPr>
            <w:rFonts w:ascii="Malgun Gothic" w:hAnsi="Malgun Gothic" w:eastAsia="Malgun Gothic" w:cs="Malgun Gothic"/>
            <w:b/>
            <w:color w:val="1B3A4B"/>
            <w:sz w:val="26"/>
            <w:szCs w:val="26"/>
          </w:rPr>
          <w:t>2. 보유와 파기</w:t>
        </w:r>
      </w:ins>
      <w:commentRangeEnd w:id="0"/>
      <w:r>
        <w:rPr>
          <w:rStyle w:val="CommentReference"/>
        </w:rPr>
        <w:commentReference w:id="0"/>
      </w:r>
    </w:p>
    <w:p>
      <w:pPr>
        <w:pStyle w:val="Normal"/>
        <w:spacing w:before="0" w:after="60" w:line="276" w:lineRule="auto"/>
        <w:rPr>
          <w:rFonts w:ascii="Malgun Gothic" w:hAnsi="Malgun Gothic" w:eastAsia="Malgun Gothic" w:cs="Malgun Gothic"/>
        </w:rPr>
      </w:pPr>
      <w:ins w:id="8" w:author="수행자" w:date="2026-10-19T00:20:00Z">
        <w:r>
          <w:rPr>
            <w:rFonts w:ascii="Malgun Gothic" w:hAnsi="Malgun Gothic" w:eastAsia="Malgun Gothic" w:cs="Malgun Gothic"/>
            <w:color w:val="5C6B73"/>
            <w:sz w:val="18"/>
            <w:szCs w:val="18"/>
          </w:rPr>
          <w:t>메모. B02. 초기 문장의 보관 문구를 바꿨다. 기간 숫자는 비웠다. CT-F03. 법 제21조 제1항과 제2항.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9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상담이 끝나면 지체 없이 파기한다.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10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법령에 보관 의무가 있는 경우에만 그 기간 동안 보관한다. 기간 숫자는 해당 조문을 확인한 뒤 적는다. 현재 이 칸은 비어 있다.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11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화면의 삭제만으로 파기가 끝났다고 보지 않는다. 다른 기록, 첨부, 내려받은 사본, 백업을 따로 확인한다.</w:t>
        </w:r>
      </w:ins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commentRangeStart w:id="1"/>
      <w:ins w:id="12" w:author="수행자" w:date="2026-10-19T00:20:00Z">
        <w:r>
          <w:rPr>
            <w:rFonts w:ascii="Malgun Gothic" w:hAnsi="Malgun Gothic" w:eastAsia="Malgun Gothic" w:cs="Malgun Gothic"/>
            <w:b/>
            <w:color w:val="1B3A4B"/>
            <w:sz w:val="26"/>
            <w:szCs w:val="26"/>
          </w:rPr>
          <w:t>3. 위탁과 제3자 제공</w:t>
        </w:r>
      </w:ins>
      <w:commentRangeEnd w:id="1"/>
      <w:r>
        <w:rPr>
          <w:rStyle w:val="CommentReference"/>
        </w:rPr>
        <w:commentReference w:id="1"/>
      </w:r>
    </w:p>
    <w:p>
      <w:pPr>
        <w:pStyle w:val="Normal"/>
        <w:spacing w:before="0" w:after="60" w:line="276" w:lineRule="auto"/>
        <w:rPr>
          <w:rFonts w:ascii="Malgun Gothic" w:hAnsi="Malgun Gothic" w:eastAsia="Malgun Gothic" w:cs="Malgun Gothic"/>
        </w:rPr>
      </w:pPr>
      <w:ins w:id="13" w:author="수행자" w:date="2026-10-19T00:20:00Z">
        <w:r>
          <w:rPr>
            <w:rFonts w:ascii="Malgun Gothic" w:hAnsi="Malgun Gothic" w:eastAsia="Malgun Gothic" w:cs="Malgun Gothic"/>
            <w:color w:val="5C6B73"/>
            <w:sz w:val="18"/>
            <w:szCs w:val="18"/>
          </w:rPr>
          <w:t>메모. D01. 계약서와 연간 감독 실적은 없다. 수탁은 JY Service와 JY Vendor다.</w:t>
        </w:r>
      </w:ins>
    </w:p>
    <w:tbl>
      <w:tblPr>
        <w:tblW w:w="5000" w:type="pct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0"/>
        <w:gridCol w:w="2000"/>
        <w:gridCol w:w="2400"/>
        <w:gridCol w:w="3866"/>
      </w:tblGrid>
      <w:tr>
        <w:trPr>
          <w:tblHeader/>
        </w:trPr>
        <w:tc>
          <w:tcPr>
            <w:tcW w:w="1600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14" w:author="수행자" w:date="2026-10-19T00:20:00Z">
              <w:r>
                <w:rPr>
                  <w:b/>
                  <w:rFonts w:ascii="Malgun Gothic" w:hAnsi="Malgun Gothic" w:eastAsia="Malgun Gothic" w:cs="Malgun Gothic"/>
                  <w:color w:val="FFFFFF"/>
                  <w:sz w:val="20"/>
                  <w:szCs w:val="20"/>
                </w:rPr>
                <w:t>구분</w:t>
              </w:r>
            </w:ins>
          </w:p>
        </w:tc>
        <w:tc>
          <w:tcPr>
            <w:tcW w:w="2000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15" w:author="수행자" w:date="2026-10-19T00:20:00Z">
              <w:r>
                <w:rPr>
                  <w:b/>
                  <w:rFonts w:ascii="Malgun Gothic" w:hAnsi="Malgun Gothic" w:eastAsia="Malgun Gothic" w:cs="Malgun Gothic"/>
                  <w:color w:val="FFFFFF"/>
                  <w:sz w:val="20"/>
                  <w:szCs w:val="20"/>
                </w:rPr>
                <w:t>상대</w:t>
              </w:r>
            </w:ins>
          </w:p>
        </w:tc>
        <w:tc>
          <w:tcPr>
            <w:tcW w:w="2400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16" w:author="수행자" w:date="2026-10-19T00:20:00Z">
              <w:r>
                <w:rPr>
                  <w:b/>
                  <w:rFonts w:ascii="Malgun Gothic" w:hAnsi="Malgun Gothic" w:eastAsia="Malgun Gothic" w:cs="Malgun Gothic"/>
                  <w:color w:val="FFFFFF"/>
                  <w:sz w:val="20"/>
                  <w:szCs w:val="20"/>
                </w:rPr>
                <w:t>업무</w:t>
              </w:r>
            </w:ins>
          </w:p>
        </w:tc>
        <w:tc>
          <w:tcPr>
            <w:tcW w:w="3866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17" w:author="수행자" w:date="2026-10-19T00:20:00Z">
              <w:r>
                <w:rPr>
                  <w:b/>
                  <w:rFonts w:ascii="Malgun Gothic" w:hAnsi="Malgun Gothic" w:eastAsia="Malgun Gothic" w:cs="Malgun Gothic"/>
                  <w:color w:val="FFFFFF"/>
                  <w:sz w:val="20"/>
                  <w:szCs w:val="20"/>
                </w:rPr>
                <w:t>범위</w:t>
              </w:r>
            </w:ins>
          </w:p>
        </w:tc>
      </w:tr>
      <w:tr>
        <w:trPr/>
        <w:tc>
          <w:tcPr>
            <w:tcW w:w="16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18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위탁</w:t>
              </w:r>
            </w:ins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19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JY Service</w:t>
              </w:r>
            </w:ins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20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상담 수행</w:t>
              </w:r>
            </w:ins>
          </w:p>
        </w:tc>
        <w:tc>
          <w:tcPr>
            <w:tcW w:w="3866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21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목적 결정은 JY Retail</w:t>
              </w:r>
            </w:ins>
          </w:p>
        </w:tc>
      </w:tr>
      <w:tr>
        <w:trPr/>
        <w:tc>
          <w:tcPr>
            <w:tcW w:w="1600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22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위탁</w:t>
              </w:r>
            </w:ins>
          </w:p>
        </w:tc>
        <w:tc>
          <w:tcPr>
            <w:tcW w:w="2000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23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JY Vendor</w:t>
              </w:r>
            </w:ins>
          </w:p>
        </w:tc>
        <w:tc>
          <w:tcPr>
            <w:tcW w:w="2400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24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시스템 유지보수</w:t>
              </w:r>
            </w:ins>
          </w:p>
        </w:tc>
        <w:tc>
          <w:tcPr>
            <w:tcW w:w="3866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25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필요할 때만 권한을 준다. 제한상담을 상시로 보지 않는다</w:t>
              </w:r>
            </w:ins>
          </w:p>
        </w:tc>
      </w:tr>
      <w:tr>
        <w:trPr/>
        <w:tc>
          <w:tcPr>
            <w:tcW w:w="16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26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제3자 제공</w:t>
              </w:r>
            </w:ins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27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해당 없음</w:t>
              </w:r>
            </w:ins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/>
            </w:r>
          </w:p>
        </w:tc>
        <w:tc>
          <w:tcPr>
            <w:tcW w:w="3866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28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그룹사 이름만으로 제공 근거가 되지 않는다</w:t>
              </w:r>
            </w:ins>
          </w:p>
        </w:tc>
      </w:tr>
    </w:tbl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29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계약서와 정기 감독 실적은 이 초안에 없다.</w:t>
        </w:r>
      </w:ins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commentRangeStart w:id="2"/>
      <w:ins w:id="30" w:author="수행자" w:date="2026-10-19T00:20:00Z">
        <w:r>
          <w:rPr>
            <w:rFonts w:ascii="Malgun Gothic" w:hAnsi="Malgun Gothic" w:eastAsia="Malgun Gothic" w:cs="Malgun Gothic"/>
            <w:b/>
            <w:color w:val="1B3A4B"/>
            <w:sz w:val="26"/>
            <w:szCs w:val="26"/>
          </w:rPr>
          <w:t>4. 정보주체의 권리</w:t>
        </w:r>
      </w:ins>
      <w:commentRangeEnd w:id="2"/>
      <w:r>
        <w:rPr>
          <w:rStyle w:val="CommentReference"/>
        </w:rPr>
        <w:commentReference w:id="2"/>
      </w:r>
    </w:p>
    <w:p>
      <w:pPr>
        <w:pStyle w:val="Normal"/>
        <w:spacing w:before="0" w:after="60" w:line="276" w:lineRule="auto"/>
        <w:rPr>
          <w:rFonts w:ascii="Malgun Gothic" w:hAnsi="Malgun Gothic" w:eastAsia="Malgun Gothic" w:cs="Malgun Gothic"/>
        </w:rPr>
      </w:pPr>
      <w:ins w:id="31" w:author="수행자" w:date="2026-10-19T00:20:00Z">
        <w:r>
          <w:rPr>
            <w:rFonts w:ascii="Malgun Gothic" w:hAnsi="Malgun Gothic" w:eastAsia="Malgun Gothic" w:cs="Malgun Gothic"/>
            <w:color w:val="5C6B73"/>
            <w:sz w:val="18"/>
            <w:szCs w:val="18"/>
          </w:rPr>
          <w:t>메모. B04는 미확인이다. 실제 메일은 없다. 모의 기록은 JY-RR-2026-01이다.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32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열람, 정정, 삭제, 처리정지를 받는다.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33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접수 창구는 가상 주소 privacy@jy.example.test 이고, 역할은 보호 담당이다. 실행 역할은 시스템 관리자다.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34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순서는 접수, 본인확인, 승인, 실행, 회신이다.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35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이 실습에서 메일을 보내거나 받지 않았다. 서명은 없다.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36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삭제를 실행할 때는 다른 기록, 사본, 백업을 범위에 넣는다. 시험용으로 남겨 둔 기록은 따로 관리한다.</w:t>
        </w:r>
      </w:ins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commentRangeStart w:id="3"/>
      <w:ins w:id="37" w:author="수행자" w:date="2026-10-19T00:20:00Z">
        <w:r>
          <w:rPr>
            <w:rFonts w:ascii="Malgun Gothic" w:hAnsi="Malgun Gothic" w:eastAsia="Malgun Gothic" w:cs="Malgun Gothic"/>
            <w:b/>
            <w:color w:val="1B3A4B"/>
            <w:sz w:val="26"/>
            <w:szCs w:val="26"/>
          </w:rPr>
          <w:t>5. 안전조치</w:t>
        </w:r>
      </w:ins>
      <w:commentRangeEnd w:id="3"/>
      <w:r>
        <w:rPr>
          <w:rStyle w:val="CommentReference"/>
        </w:rPr>
        <w:commentReference w:id="3"/>
      </w:r>
    </w:p>
    <w:p>
      <w:pPr>
        <w:pStyle w:val="Normal"/>
        <w:spacing w:before="0" w:after="60" w:line="276" w:lineRule="auto"/>
        <w:rPr>
          <w:rFonts w:ascii="Malgun Gothic" w:hAnsi="Malgun Gothic" w:eastAsia="Malgun Gothic" w:cs="Malgun Gothic"/>
        </w:rPr>
      </w:pPr>
      <w:ins w:id="38" w:author="수행자" w:date="2026-10-19T00:20:00Z">
        <w:r>
          <w:rPr>
            <w:rFonts w:ascii="Malgun Gothic" w:hAnsi="Malgun Gothic" w:eastAsia="Malgun Gothic" w:cs="Malgun Gothic"/>
            <w:color w:val="5C6B73"/>
            <w:sz w:val="18"/>
            <w:szCs w:val="18"/>
          </w:rPr>
          <w:t>메모. F-01과 F-02. 조치는 2026-10-06이다. 세션과 백업은 확인하지 않았다.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39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종료일이 된 계정은 비활성으로 두고, 그 계정으로 새로 로그인하지 못하게 한다. 이미 열려 있던 세션은 확인하지 않았다.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40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일반상담과 제한상담의 접근 범위를 나눈다.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41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고객 조직의 공유는 꺼져 있다.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42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상담 본문을 외부 AI에 보내지 않는다. 이 시스템은 AI에 연결되어 있지 않다.</w:t>
        </w:r>
      </w:ins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ins w:id="43" w:author="수행자" w:date="2026-10-19T00:20:00Z">
        <w:r>
          <w:rPr>
            <w:rFonts w:ascii="Malgun Gothic" w:hAnsi="Malgun Gothic" w:eastAsia="Malgun Gothic" w:cs="Malgun Gothic"/>
            <w:b/>
            <w:color w:val="1B3A4B"/>
            <w:sz w:val="26"/>
            <w:szCs w:val="26"/>
          </w:rPr>
          <w:t>6. 책임자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44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보호 담당은 privacy@jy.example.test 이다. 시스템 관리자는 admin@jy.example.test 이다.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45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한 사람이 두 역할을 겸한 실습이다. 실제 조직의 서명이 아니다.</w:t>
        </w:r>
      </w:ins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commentRangeStart w:id="4"/>
      <w:ins w:id="46" w:author="수행자" w:date="2026-10-19T00:20:00Z">
        <w:r>
          <w:rPr>
            <w:rFonts w:ascii="Malgun Gothic" w:hAnsi="Malgun Gothic" w:eastAsia="Malgun Gothic" w:cs="Malgun Gothic"/>
            <w:b/>
            <w:color w:val="1B3A4B"/>
            <w:sz w:val="26"/>
            <w:szCs w:val="26"/>
          </w:rPr>
          <w:t>7. 사고 통지</w:t>
        </w:r>
      </w:ins>
      <w:commentRangeEnd w:id="4"/>
      <w:r>
        <w:rPr>
          <w:rStyle w:val="CommentReference"/>
        </w:rPr>
        <w:commentReference w:id="4"/>
      </w:r>
    </w:p>
    <w:p>
      <w:pPr>
        <w:pStyle w:val="Normal"/>
        <w:spacing w:before="0" w:after="60" w:line="276" w:lineRule="auto"/>
        <w:rPr>
          <w:rFonts w:ascii="Malgun Gothic" w:hAnsi="Malgun Gothic" w:eastAsia="Malgun Gothic" w:cs="Malgun Gothic"/>
        </w:rPr>
      </w:pPr>
      <w:ins w:id="47" w:author="수행자" w:date="2026-10-19T00:20:00Z">
        <w:r>
          <w:rPr>
            <w:rFonts w:ascii="Malgun Gothic" w:hAnsi="Malgun Gothic" w:eastAsia="Malgun Gothic" w:cs="Malgun Gothic"/>
            <w:color w:val="5C6B73"/>
            <w:sz w:val="18"/>
            <w:szCs w:val="18"/>
          </w:rPr>
          <w:t>메모. F02는 미흡이다. 법 제34조. 통지와 신고는 하지 않았다.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48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통지와 신고는 사실을 확인한 뒤 판단한다. 모든 사고의 기한을 72시간으로 적지 않는다.</w:t>
        </w:r>
      </w:ins>
    </w:p>
    <w:p>
      <w:pPr>
        <w:pStyle w:val="Normal"/>
        <w:spacing w:before="60" w:after="80" w:line="276" w:lineRule="auto"/>
        <w:rPr>
          <w:rFonts w:ascii="Malgun Gothic" w:hAnsi="Malgun Gothic" w:eastAsia="Malgun Gothic" w:cs="Malgun Gothic"/>
        </w:rPr>
      </w:pPr>
      <w:ins w:id="49" w:author="수행자" w:date="2026-10-19T00:20:00Z">
        <w:r>
          <w:rPr>
            <w:rFonts w:ascii="Malgun Gothic" w:hAnsi="Malgun Gothic" w:eastAsia="Malgun Gothic" w:cs="Malgun Gothic"/>
            <w:color w:val="243038"/>
            <w:sz w:val="22"/>
            <w:szCs w:val="22"/>
          </w:rPr>
          <w:t>이 실습에서 대외 통지와 신고는 하지 않았다.</w:t>
        </w:r>
      </w:ins>
    </w:p>
    <w:p>
      <w:pPr>
        <w:pStyle w:val="Heading2"/>
        <w:outlineLvl w:val="1"/>
        <w:spacing w:before="280" w:after="80" w:line="276" w:lineRule="auto"/>
        <w:rPr>
          <w:rFonts w:ascii="Malgun Gothic" w:hAnsi="Malgun Gothic" w:eastAsia="Malgun Gothic" w:cs="Malgun Gothic"/>
        </w:rPr>
      </w:pPr>
      <w:ins w:id="50" w:author="수행자" w:date="2026-10-19T00:20:00Z">
        <w:r>
          <w:rPr>
            <w:rFonts w:ascii="Malgun Gothic" w:hAnsi="Malgun Gothic" w:eastAsia="Malgun Gothic" w:cs="Malgun Gothic"/>
            <w:b/>
            <w:color w:val="1B3A4B"/>
            <w:sz w:val="26"/>
            <w:szCs w:val="26"/>
          </w:rPr>
          <w:t>8. 변경</w:t>
        </w:r>
      </w:ins>
    </w:p>
    <w:tbl>
      <w:tblPr>
        <w:tblW w:w="5000" w:type="pct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7666"/>
      </w:tblGrid>
      <w:tr>
        <w:trPr>
          <w:tblHeader/>
        </w:trPr>
        <w:tc>
          <w:tcPr>
            <w:tcW w:w="2200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51" w:author="수행자" w:date="2026-10-19T00:20:00Z">
              <w:r>
                <w:rPr>
                  <w:b/>
                  <w:rFonts w:ascii="Malgun Gothic" w:hAnsi="Malgun Gothic" w:eastAsia="Malgun Gothic" w:cs="Malgun Gothic"/>
                  <w:color w:val="FFFFFF"/>
                  <w:sz w:val="20"/>
                  <w:szCs w:val="20"/>
                </w:rPr>
                <w:t>일자</w:t>
              </w:r>
            </w:ins>
          </w:p>
        </w:tc>
        <w:tc>
          <w:tcPr>
            <w:tcW w:w="7666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52" w:author="수행자" w:date="2026-10-19T00:20:00Z">
              <w:r>
                <w:rPr>
                  <w:b/>
                  <w:rFonts w:ascii="Malgun Gothic" w:hAnsi="Malgun Gothic" w:eastAsia="Malgun Gothic" w:cs="Malgun Gothic"/>
                  <w:color w:val="FFFFFF"/>
                  <w:sz w:val="20"/>
                  <w:szCs w:val="20"/>
                </w:rPr>
                <w:t>내용</w:t>
              </w:r>
            </w:ins>
          </w:p>
        </w:tc>
      </w:tr>
      <w:tr>
        <w:trPr/>
        <w:tc>
          <w:tcPr>
            <w:tcW w:w="22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53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초기 문안</w:t>
              </w:r>
            </w:ins>
          </w:p>
        </w:tc>
        <w:tc>
          <w:tcPr>
            <w:tcW w:w="7666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54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보유, 위탁, 권리 설명이 부족했다</w:t>
              </w:r>
            </w:ins>
          </w:p>
        </w:tc>
      </w:tr>
      <w:tr>
        <w:trPr/>
        <w:tc>
          <w:tcPr>
            <w:tcW w:w="2200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55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2026-10-07</w:t>
              </w:r>
            </w:ins>
          </w:p>
        </w:tc>
        <w:tc>
          <w:tcPr>
            <w:tcW w:w="7666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56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이 초안을 작성했다</w:t>
              </w:r>
            </w:ins>
          </w:p>
        </w:tc>
      </w:tr>
      <w:tr>
        <w:trPr/>
        <w:tc>
          <w:tcPr>
            <w:tcW w:w="22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57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2026-10-19</w:t>
              </w:r>
            </w:ins>
          </w:p>
        </w:tc>
        <w:tc>
          <w:tcPr>
            <w:tcW w:w="7666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ins w:id="58" w:author="수행자" w:date="2026-10-19T00:20:00Z">
              <w:r>
                <w:rPr>
                  <w:rFonts w:ascii="Malgun Gothic" w:hAnsi="Malgun Gothic" w:eastAsia="Malgun Gothic" w:cs="Malgun Gothic"/>
                  <w:color w:val="243038"/>
                  <w:sz w:val="20"/>
                  <w:szCs w:val="20"/>
                </w:rPr>
                <w:t>대외 문안에서 내부 번호와 로컬 경로를 뺐다</w:t>
              </w:r>
            </w:ins>
          </w:p>
        </w:tc>
      </w:tr>
    </w:tbl>
    <w:sectPr>
      <w:headerReference w:type="default" r:id="rHeader"/>
      <w:footerReference w:type="default" r:id="rFooter"/>
      <w:pgSz w:w="11906" w:h="16838"/>
      <w:pgMar w:top="1134" w:right="1020" w:bottom="1020" w:left="1020" w:header="454" w:footer="454" w:gutter="0"/>
    </w:sectPr>
  </w:body>
</w:document>
</file>

<file path=word/comments.xml><?xml version="1.0" encoding="utf-8"?>
<w:comments xmlns:w="http://schemas.openxmlformats.org/wordprocessingml/2006/main">
  <w:comment w:id="0" w:author="수행자" w:date="2026-10-19T00:20:00Z" w:initials="S02">
    <w:p>
      <w:pPr>
        <w:spacing w:before="0" w:after="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0"/>
          <w:szCs w:val="20"/>
        </w:rPr>
        <w:t>B02. 초기 문장의 보관 문구를 바꿨다. 기간 숫자는 비웠다. CT-F03. 법 제21조 제1항과 제2항.</w:t>
      </w:r>
    </w:p>
  </w:comment>
  <w:comment w:id="1" w:author="수행자" w:date="2026-10-19T00:20:00Z" w:initials="S02">
    <w:p>
      <w:pPr>
        <w:spacing w:before="0" w:after="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0"/>
          <w:szCs w:val="20"/>
        </w:rPr>
        <w:t>D01. 계약서와 연간 감독 실적은 없다. 수탁은 JY Service와 JY Vendor다.</w:t>
      </w:r>
    </w:p>
  </w:comment>
  <w:comment w:id="2" w:author="수행자" w:date="2026-10-19T00:20:00Z" w:initials="S02">
    <w:p>
      <w:pPr>
        <w:spacing w:before="0" w:after="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0"/>
          <w:szCs w:val="20"/>
        </w:rPr>
        <w:t>B04는 미확인이다. 실제 메일은 없다. 모의 기록은 JY-RR-2026-01이다.</w:t>
      </w:r>
    </w:p>
  </w:comment>
  <w:comment w:id="3" w:author="수행자" w:date="2026-10-19T00:20:00Z" w:initials="S02">
    <w:p>
      <w:pPr>
        <w:spacing w:before="0" w:after="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0"/>
          <w:szCs w:val="20"/>
        </w:rPr>
        <w:t>F-01과 F-02. 조치는 2026-10-06이다. 세션과 백업은 확인하지 않았다.</w:t>
      </w:r>
    </w:p>
  </w:comment>
  <w:comment w:id="4" w:author="수행자" w:date="2026-10-19T00:20:00Z" w:initials="S02">
    <w:p>
      <w:pPr>
        <w:spacing w:before="0" w:after="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0"/>
          <w:szCs w:val="20"/>
        </w:rPr>
        <w:t>F02는 미흡이다. 법 제34조. 통지와 신고는 하지 않았다.</w:t>
      </w:r>
    </w:p>
  </w:comment>
</w:comments>
</file>

<file path=word/footer1.xml><?xml version="1.0" encoding="utf-8"?>
<w:ftr xmlns:w="http://schemas.openxmlformats.org/wordprocessingml/2006/main">
  <w:tbl>
    <w:tblPr>
      <w:tblW w:w="5000" w:type="pct"/>
      <w:tblBorders>
        <w:top w:val="single" w:sz="6" w:space="1" w:color="D5DEE3"/>
        <w:bottom w:val="nil"/>
        <w:left w:val="nil"/>
        <w:right w:val="nil"/>
        <w:insideH w:val="nil"/>
        <w:insideV w:val="nil"/>
      </w:tblBorders>
    </w:tblPr>
    <w:tblGrid>
      <w:gridCol w:w="7600"/>
      <w:gridCol w:w="2266"/>
    </w:tblGrid>
    <w:tr>
      <w:tc>
        <w:tcPr>
          <w:tcW w:w="7600" w:type="dxa"/>
        </w:tcPr>
        <w:p>
          <w:pPr>
            <w:spacing w:before="60" w:after="0" w:line="276" w:lineRule="auto"/>
            <w:rPr>
              <w:rFonts w:ascii="Malgun Gothic" w:hAnsi="Malgun Gothic" w:eastAsia="Malgun Gothic" w:cs="Malgun Gothic"/>
            </w:rPr>
          </w:pPr>
          <w:r>
            <w:rPr>
              <w:rFonts w:ascii="Malgun Gothic" w:hAnsi="Malgun Gothic" w:eastAsia="Malgun Gothic" w:cs="Malgun Gothic"/>
              <w:color w:val="5C6B73"/>
              <w:sz w:val="16"/>
              <w:szCs w:val="16"/>
            </w:rPr>
            <w:t>변경 표시. 가상 실습. 대외 공시 아님</w:t>
          </w:r>
        </w:p>
      </w:tc>
      <w:tc>
        <w:tcPr>
          <w:tcW w:w="2266" w:type="dxa"/>
        </w:tcPr>
        <w:p>
          <w:pPr>
            <w:spacing w:before="60" w:after="0" w:line="276" w:lineRule="auto"/>
            <w:rPr>
              <w:rFonts w:ascii="Malgun Gothic" w:hAnsi="Malgun Gothic" w:eastAsia="Malgun Gothic" w:cs="Malgun Gothic"/>
            </w:rPr>
          </w:pPr>
          <w:r>
            <w:rPr>
              <w:rFonts w:ascii="Malgun Gothic" w:hAnsi="Malgun Gothic" w:eastAsia="Malgun Gothic" w:cs="Malgun Gothic"/>
              <w:color w:val="5C6B73"/>
              <w:sz w:val="16"/>
              <w:szCs w:val="16"/>
            </w:rPr>
            <w:t xml:space="preserve">페이지 </w:t>
          </w:r>
          <w:r>
            <w:rPr>
              <w:rFonts w:ascii="Malgun Gothic" w:hAnsi="Malgun Gothic" w:eastAsia="Malgun Gothic"/>
              <w:sz w:val="16"/>
              <w:szCs w:val="16"/>
              <w:color w:val="5C6B73"/>
            </w:rPr>
            <w:fldChar w:fldCharType="begin"/>
          </w:r>
          <w:r>
            <w:instrText xml:space="preserve"> PAGE </w:instrText>
          </w:r>
          <w:r>
            <w:fldChar w:fldCharType="end"/>
          </w:r>
        </w:p>
      </w:tc>
    </w:tr>
  </w:tbl>
</w:ftr>
</file>

<file path=word/header1.xml><?xml version="1.0" encoding="utf-8"?>
<w:hdr xmlns:w="http://schemas.openxmlformats.org/wordprocessingml/2006/main">
  <w:tbl>
    <w:tblPr>
      <w:tblW w:w="5000" w:type="pct"/>
      <w:tblBorders>
        <w:bottom w:val="single" w:sz="8" w:space="0" w:color="1B3A4B"/>
        <w:top w:val="nil"/>
        <w:left w:val="nil"/>
        <w:right w:val="nil"/>
        <w:insideH w:val="nil"/>
        <w:insideV w:val="nil"/>
      </w:tblBorders>
    </w:tblPr>
    <w:tblGrid>
      <w:gridCol w:w="6400"/>
      <w:gridCol w:w="3466"/>
    </w:tblGrid>
    <w:tr>
      <w:tc>
        <w:tcPr>
          <w:tcW w:w="6400" w:type="dxa"/>
        </w:tcPr>
        <w:p>
          <w:pPr>
            <w:spacing w:before="0" w:after="60" w:line="276" w:lineRule="auto"/>
            <w:rPr>
              <w:rFonts w:ascii="Malgun Gothic" w:hAnsi="Malgun Gothic" w:eastAsia="Malgun Gothic" w:cs="Malgun Gothic"/>
            </w:rPr>
          </w:pPr>
          <w:r>
            <w:rPr>
              <w:rFonts w:ascii="Malgun Gothic" w:hAnsi="Malgun Gothic" w:eastAsia="Malgun Gothic" w:cs="Malgun Gothic"/>
              <w:b/>
              <w:color w:val="1B3A4B"/>
              <w:sz w:val="16"/>
              <w:szCs w:val="16"/>
            </w:rPr>
            <w:t>JY Group 개인정보 실습</w:t>
          </w:r>
        </w:p>
      </w:tc>
      <w:tc>
        <w:tcPr>
          <w:tcW w:w="3466" w:type="dxa"/>
        </w:tcPr>
        <w:p>
          <w:pPr>
            <w:spacing w:before="0" w:after="60" w:line="276" w:lineRule="auto"/>
            <w:rPr>
              <w:rFonts w:ascii="Malgun Gothic" w:hAnsi="Malgun Gothic" w:eastAsia="Malgun Gothic" w:cs="Malgun Gothic"/>
            </w:rPr>
          </w:pPr>
          <w:r>
            <w:rPr>
              <w:rFonts w:ascii="Malgun Gothic" w:hAnsi="Malgun Gothic" w:eastAsia="Malgun Gothic" w:cs="Malgun Gothic"/>
              <w:color w:val="5C6B73"/>
              <w:sz w:val="16"/>
              <w:szCs w:val="16"/>
            </w:rPr>
            <w:t>Tracked</w:t>
          </w:r>
        </w:p>
      </w:tc>
    </w:tr>
  </w:tbl>
</w:hdr>
</file>

<file path=word/settings.xml><?xml version="1.0" encoding="utf-8"?>
<w:settings xmlns:w="http://schemas.openxmlformats.org/wordprocessingml/2006/main">
  <w:trackRevisions/>
  <w:revisionView w:markup="1" w:comments="1" w:insDel="1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2"/>
        <w:szCs w:val="22"/>
      </w:rPr>
    </w:rPrDefault>
  </w:docDefaults>
  <w:style w:type="paragraph" w:styleId="Normal">
    <w:name w:val="Normal"/>
    <w:pPr>
      <w:spacing w:before="0" w:after="120" w:line="276" w:lineRule="auto"/>
    </w:pPr>
    <w:rPr>
      <w:rFonts w:ascii="Malgun Gothic" w:hAnsi="Malgun Gothic" w:eastAsia="Malgun Gothic" w:cs="Malgun Gothic"/>
      <w:color w:val="243038"/>
      <w:sz w:val="22"/>
      <w:szCs w:val="22"/>
    </w:rPr>
  </w:style>
  <w:style w:type="paragraph" w:styleId="Heading1">
    <w:name w:val="heading 1"/>
    <w:pPr>
      <w:outlineLvl w:val="0"/>
      <w:spacing w:before="0" w:after="120" w:line="276" w:lineRule="auto"/>
    </w:pPr>
    <w:rPr>
      <w:rFonts w:ascii="Malgun Gothic" w:hAnsi="Malgun Gothic" w:eastAsia="Malgun Gothic" w:cs="Malgun Gothic"/>
      <w:b/>
      <w:color w:val="1B3A4B"/>
      <w:sz w:val="32"/>
      <w:szCs w:val="32"/>
    </w:rPr>
  </w:style>
  <w:style w:type="paragraph" w:styleId="Heading2">
    <w:name w:val="heading 2"/>
    <w:pPr>
      <w:outlineLvl w:val="1"/>
      <w:spacing w:before="0" w:after="120" w:line="276" w:lineRule="auto"/>
    </w:pPr>
    <w:rPr>
      <w:rFonts w:ascii="Malgun Gothic" w:hAnsi="Malgun Gothic" w:eastAsia="Malgun Gothic" w:cs="Malgun Gothic"/>
      <w:b/>
      <w:color w:val="1B3A4B"/>
      <w:sz w:val="26"/>
      <w:szCs w:val="26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Comments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Application>JY Group privacy lab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JY Group 개인정보 처리방침 비교</dc:title>
  <dc:creator>김준영</dc:creator>
  <cp:lastModifiedBy>김준영</cp:lastModifiedBy>
  <dc:description>가상 실습. 대외 공시 문서가 아니다.</dc:description>
</cp:coreProperties>
</file>